
<file path=[Content_Types].xml><?xml version="1.0" encoding="utf-8"?>
<Types xmlns="http://schemas.openxmlformats.org/package/2006/content-types">
  <Default Extension="xml" ContentType="application/xml"/>
</Types>
</file>

<file path=word/document.xml><?xml version="1.0" encoding="utf-8"?>
<w:document xmlns:w="http://schemas.openxmlformats.org/wordprocessingml/2006/main">
  <w:body>
    <w:p>
      <w:pPr>
        <w:pStyle w:val="Title"/>
      </w:pPr>
      <w:r>
        <w:t xml:space="preserve">Chuyến phà cuối ngày</w:t>
      </w:r>
    </w:p>
    <w:p>
      <w:r>
        <w:t xml:space="preserve">Một câu đề tặng đứng trước chương đầu tiên.</w:t>
      </w:r>
    </w:p>
    <w:p>
      <w:pPr>
        <w:pStyle w:val="TOC1"/>
      </w:pPr>
      <w:hyperlink w:anchor="_Toc1">
        <w:r>
          <w:t>Chương 1: Bến phà lúc bình minh</w:t>
        </w:r>
        <w:r>
          <w:tab/>
          <w:t>3</w:t>
        </w:r>
      </w:hyperlink>
    </w:p>
    <w:p>
      <w:pPr>
        <w:pStyle w:val="TOC1"/>
      </w:pPr>
      <w:hyperlink w:anchor="_Toc2">
        <w:r>
          <w:t>Chương 2: Người khách lạ</w:t>
        </w:r>
        <w:r>
          <w:tab/>
          <w:t>4</w:t>
        </w:r>
      </w:hyperlink>
    </w:p>
    <w:p>
      <w:pPr>
        <w:pStyle w:val="TOC1"/>
      </w:pPr>
      <w:hyperlink w:anchor="_Toc3">
        <w:r>
          <w:t>Chương 3: Cơn mưa cuối mùa</w:t>
        </w:r>
        <w:r>
          <w:tab/>
          <w:t>5</w:t>
        </w:r>
      </w:hyperlink>
    </w:p>
    <w:p>
      <w:pPr>
        <w:pStyle w:val="Heading1"/>
      </w:pPr>
      <w:r>
        <w:t xml:space="preserve">Chương 1: Bến phà lúc bình minh</w:t>
      </w:r>
    </w:p>
    <w:p>
      <w:r>
        <w:t xml:space="preserve">Sương còn phủ kín mặt sông khi ông Tám đẩy chiếc phà ra khỏi bến. Tiếng máy nổ trầm đục vang lên giữa buổi sớm yên ắng, và đàn cò giật mình bay tản vào những lùm bần ven bờ.</w:t>
      </w:r>
    </w:p>
    <w:p>
      <w:r>
        <w:t>Hai dòng</w:t>
        <w:tab/>
        <w:t>có tab</w:t>
        <w:br/>
        <w:t>và xuống dòng cứng.</w:t>
        <w:br/>
        <w:t>Dòng thơ viết hoa</w:t>
        <w:br/>
        <w:t>Không nối vào dòng trên</w:t>
        <w:br/>
        <w:t>- câu thoại riêng.</w:t>
      </w:r>
    </w:p>
    <w:p>
      <w:r>
        <w:t xml:space="preserve">Câu giữ lại </w:t>
      </w:r>
      <w:del w:id="1">
        <w:r>
          <w:delText>câu đã xoá </w:delText>
        </w:r>
      </w:del>
      <w:ins w:id="2">
        <w:r>
          <w:t>và câu thêm vào.</w:t>
        </w:r>
      </w:ins>
    </w:p>
    <w:p>
      <w:pPr>
        <w:pStyle w:val="Heading1"/>
      </w:pPr>
      <w:r>
        <w:t xml:space="preserve">Chương 2: Người khách lạ</w:t>
      </w:r>
    </w:p>
    <w:tbl>
      <w:tr>
        <w:tc>
          <w:p>
            <w:r>
              <w:t xml:space="preserve">Ô bảng thứ nhất.</w:t>
            </w:r>
          </w:p>
        </w:tc>
        <w:tc>
          <w:p>
            <w:r>
              <w:t xml:space="preserve">Ô bảng thứ hai.</w:t>
            </w:r>
          </w:p>
        </w:tc>
      </w:tr>
    </w:tbl>
    <w:p>
      <w:r>
        <w:t xml:space="preserve">— Ông đi đâu mà sớm vậy? — cậu bé hỏi.</w:t>
      </w:r>
    </w:p>
    <w:p>
      <w:pPr>
        <w:pStyle w:val="Heading2"/>
      </w:pPr>
      <w:r>
        <w:t xml:space="preserve">Phần phụ trong chương hai</w:t>
      </w:r>
    </w:p>
    <w:p>
      <w:r>
        <w:t xml:space="preserve">— Về quê thôi, cháu ạ. — Người lạ mỉm cười. — Mát-xcơ-va xa lắm, còn quê ta thì ngay bên kia sông.</w:t>
      </w:r>
    </w:p>
    <w:p>
      <w:pPr>
        <w:pStyle w:val="Tieude1"/>
      </w:pPr>
      <w:r>
        <w:t xml:space="preserve">Một mục không có chữ</w:t>
      </w:r>
    </w:p>
    <w:p>
      <w:pPr>
        <w:pStyle w:val="Heading1"/>
      </w:pPr>
      <w:r>
        <w:t xml:space="preserve">Chương 3: Cơn mưa cuối mùa</w:t>
      </w:r>
    </w:p>
    <w:p>
      <w:r>
        <w:t xml:space="preserve">Mưa kéo đến lúc xế chiều, nặng hạt và lạnh. Ông Tám cho phà cập bến sớm hơn mọi hôm, buộc dây thật chặt vào cột sắt rồi đứng nhìn những giọt nước nhảy múa trên mặt sông.</w:t>
      </w:r>
    </w:p>
  </w:body>
</w:document>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Heading1">
    <w:name w:val="heading 1"/>
  </w:style>
  <w:style w:type="paragraph" w:styleId="Heading2">
    <w:name w:val="heading 2"/>
  </w:style>
  <w:style w:type="paragraph" w:styleId="Heading3">
    <w:name w:val="heading 3"/>
  </w:style>
  <w:style w:type="paragraph" w:styleId="Tieude1">
    <w:name w:val="heading 1"/>
  </w:style>
  <w:style w:type="paragraph" w:styleId="TOC1">
    <w:name w:val="toc 1"/>
  </w:style>
</w:styles>
</file>

<file path=docProps/core.xml><?xml version="1.0" encoding="utf-8"?>
<cp:coreProperties xmlns:cp="http://schemas.openxmlformats.org/package/2006/metadata/core-properties" xmlns:dc="http://purl.org/dc/elements/1.1/">
  <dc:title>Chuyến phà cuối ngày</dc:title>
  <dc:creator>Lê Thử Nghiệm</dc:creator>
  <dc:language>vi-VN</dc:language>
</cp:coreProperties>
</file>